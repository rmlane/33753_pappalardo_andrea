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3380" w14:textId="141927DA" w:rsidR="00EC56F2" w:rsidRPr="003D6D61" w:rsidRDefault="00B3136C" w:rsidP="006825DC">
      <w:pPr>
        <w:spacing w:line="240" w:lineRule="auto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Specific Aims:</w:t>
      </w:r>
    </w:p>
    <w:p w14:paraId="4FC64663" w14:textId="0462ED4F" w:rsidR="00765E70" w:rsidRPr="003D6D61" w:rsidRDefault="00FD4B52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sz w:val="22"/>
          <w:szCs w:val="22"/>
        </w:rPr>
        <w:t xml:space="preserve">Asthma in school-aged children is common, </w:t>
      </w:r>
      <w:r w:rsidR="00437F2C" w:rsidRPr="003D6D61">
        <w:rPr>
          <w:rFonts w:ascii="Arial" w:hAnsi="Arial" w:cs="Arial"/>
          <w:sz w:val="22"/>
          <w:szCs w:val="22"/>
        </w:rPr>
        <w:t xml:space="preserve">but </w:t>
      </w:r>
      <w:r w:rsidRPr="003D6D61">
        <w:rPr>
          <w:rFonts w:ascii="Arial" w:hAnsi="Arial" w:cs="Arial"/>
          <w:sz w:val="22"/>
          <w:szCs w:val="22"/>
        </w:rPr>
        <w:t>prevalence, morbidity and mortality</w:t>
      </w:r>
      <w:r w:rsidR="005A1564">
        <w:rPr>
          <w:rFonts w:ascii="Arial" w:hAnsi="Arial" w:cs="Arial"/>
          <w:sz w:val="22"/>
          <w:szCs w:val="22"/>
        </w:rPr>
        <w:t xml:space="preserve"> persist despite mitigation attempts</w:t>
      </w:r>
      <w:r w:rsidRPr="003D6D61">
        <w:rPr>
          <w:rFonts w:ascii="Arial" w:hAnsi="Arial" w:cs="Arial"/>
          <w:sz w:val="22"/>
          <w:szCs w:val="22"/>
        </w:rPr>
        <w:t xml:space="preserve">. </w:t>
      </w:r>
      <w:r w:rsidR="005A1564">
        <w:rPr>
          <w:rFonts w:ascii="Arial" w:hAnsi="Arial" w:cs="Arial"/>
          <w:sz w:val="22"/>
          <w:szCs w:val="22"/>
        </w:rPr>
        <w:t>Furthermore,</w:t>
      </w:r>
      <w:r w:rsidRPr="003D6D61">
        <w:rPr>
          <w:rFonts w:ascii="Arial" w:hAnsi="Arial" w:cs="Arial"/>
          <w:sz w:val="22"/>
          <w:szCs w:val="22"/>
        </w:rPr>
        <w:t xml:space="preserve"> </w:t>
      </w:r>
      <w:r w:rsidR="005A1564">
        <w:rPr>
          <w:rFonts w:ascii="Arial" w:hAnsi="Arial" w:cs="Arial"/>
          <w:sz w:val="22"/>
          <w:szCs w:val="22"/>
        </w:rPr>
        <w:t xml:space="preserve">many children </w:t>
      </w:r>
      <w:r w:rsidR="00A65AE7" w:rsidRPr="003D6D61">
        <w:rPr>
          <w:rFonts w:ascii="Arial" w:hAnsi="Arial" w:cs="Arial"/>
          <w:sz w:val="22"/>
          <w:szCs w:val="22"/>
        </w:rPr>
        <w:t xml:space="preserve">remain </w:t>
      </w:r>
      <w:r w:rsidRPr="003D6D61">
        <w:rPr>
          <w:rFonts w:ascii="Arial" w:hAnsi="Arial" w:cs="Arial"/>
          <w:sz w:val="22"/>
          <w:szCs w:val="22"/>
        </w:rPr>
        <w:t>undiagnosed</w:t>
      </w:r>
      <w:r w:rsidR="00A65AE7" w:rsidRPr="003D6D61">
        <w:rPr>
          <w:rFonts w:ascii="Arial" w:hAnsi="Arial" w:cs="Arial"/>
          <w:sz w:val="22"/>
          <w:szCs w:val="22"/>
        </w:rPr>
        <w:t xml:space="preserve"> and</w:t>
      </w:r>
      <w:r w:rsidR="00681105">
        <w:rPr>
          <w:rFonts w:ascii="Arial" w:hAnsi="Arial" w:cs="Arial"/>
          <w:sz w:val="22"/>
          <w:szCs w:val="22"/>
        </w:rPr>
        <w:t>/or</w:t>
      </w:r>
      <w:r w:rsidRPr="003D6D61">
        <w:rPr>
          <w:rFonts w:ascii="Arial" w:hAnsi="Arial" w:cs="Arial"/>
          <w:sz w:val="22"/>
          <w:szCs w:val="22"/>
        </w:rPr>
        <w:t xml:space="preserve"> under-managed</w:t>
      </w:r>
      <w:r w:rsidR="00A65AE7" w:rsidRPr="003D6D61">
        <w:rPr>
          <w:rFonts w:ascii="Arial" w:hAnsi="Arial" w:cs="Arial"/>
          <w:sz w:val="22"/>
          <w:szCs w:val="22"/>
        </w:rPr>
        <w:t xml:space="preserve">. </w:t>
      </w:r>
      <w:r w:rsidR="00681105">
        <w:rPr>
          <w:rFonts w:ascii="Arial" w:hAnsi="Arial" w:cs="Arial"/>
          <w:sz w:val="22"/>
          <w:szCs w:val="22"/>
        </w:rPr>
        <w:t>S</w:t>
      </w:r>
      <w:r w:rsidRPr="003D6D61">
        <w:rPr>
          <w:rFonts w:ascii="Arial" w:hAnsi="Arial" w:cs="Arial"/>
          <w:sz w:val="22"/>
          <w:szCs w:val="22"/>
        </w:rPr>
        <w:t>chools</w:t>
      </w:r>
      <w:r w:rsidR="00A65AE7" w:rsidRPr="003D6D61">
        <w:rPr>
          <w:rFonts w:ascii="Arial" w:hAnsi="Arial" w:cs="Arial"/>
          <w:sz w:val="22"/>
          <w:szCs w:val="22"/>
        </w:rPr>
        <w:t xml:space="preserve"> </w:t>
      </w:r>
      <w:r w:rsidR="005A1564">
        <w:rPr>
          <w:rFonts w:ascii="Arial" w:hAnsi="Arial" w:cs="Arial"/>
          <w:sz w:val="22"/>
          <w:szCs w:val="22"/>
        </w:rPr>
        <w:t xml:space="preserve">therefore </w:t>
      </w:r>
      <w:r w:rsidR="00A65AE7" w:rsidRPr="003D6D61">
        <w:rPr>
          <w:rFonts w:ascii="Arial" w:hAnsi="Arial" w:cs="Arial"/>
          <w:sz w:val="22"/>
          <w:szCs w:val="22"/>
        </w:rPr>
        <w:t>often</w:t>
      </w:r>
      <w:r w:rsidRPr="003D6D61">
        <w:rPr>
          <w:rFonts w:ascii="Arial" w:hAnsi="Arial" w:cs="Arial"/>
          <w:sz w:val="22"/>
          <w:szCs w:val="22"/>
        </w:rPr>
        <w:t xml:space="preserve"> lack the medication, tools, and paperwork necessary to de-escalate asthma symptoms when </w:t>
      </w:r>
      <w:r w:rsidR="005A1564">
        <w:rPr>
          <w:rFonts w:ascii="Arial" w:hAnsi="Arial" w:cs="Arial"/>
          <w:sz w:val="22"/>
          <w:szCs w:val="22"/>
        </w:rPr>
        <w:t>children inevitably experience symptoms there.</w:t>
      </w:r>
    </w:p>
    <w:p w14:paraId="56AA5339" w14:textId="309EAFA6" w:rsidR="00765E70" w:rsidRPr="003D6D61" w:rsidRDefault="00765E70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sz w:val="22"/>
          <w:szCs w:val="22"/>
        </w:rPr>
        <w:t>One recent policy intervention</w:t>
      </w:r>
      <w:r w:rsidR="00681105">
        <w:rPr>
          <w:rFonts w:ascii="Arial" w:hAnsi="Arial" w:cs="Arial"/>
          <w:sz w:val="22"/>
          <w:szCs w:val="22"/>
        </w:rPr>
        <w:t xml:space="preserve"> to address this </w:t>
      </w:r>
      <w:r w:rsidR="00F05544">
        <w:rPr>
          <w:rFonts w:ascii="Arial" w:hAnsi="Arial" w:cs="Arial"/>
          <w:sz w:val="22"/>
          <w:szCs w:val="22"/>
        </w:rPr>
        <w:t xml:space="preserve">problem is </w:t>
      </w:r>
      <w:r w:rsidRPr="003D6D61">
        <w:rPr>
          <w:rFonts w:ascii="Arial" w:hAnsi="Arial" w:cs="Arial"/>
          <w:sz w:val="22"/>
          <w:szCs w:val="22"/>
        </w:rPr>
        <w:t xml:space="preserve">stock inhaler policy programming. Stock inhalers are undesignated asthma medications available to anyone with asthma symptoms </w:t>
      </w:r>
      <w:r w:rsidR="00681105">
        <w:rPr>
          <w:rFonts w:ascii="Arial" w:hAnsi="Arial" w:cs="Arial"/>
          <w:sz w:val="22"/>
          <w:szCs w:val="22"/>
        </w:rPr>
        <w:t>at</w:t>
      </w:r>
      <w:r w:rsidRPr="003D6D61">
        <w:rPr>
          <w:rFonts w:ascii="Arial" w:hAnsi="Arial" w:cs="Arial"/>
          <w:sz w:val="22"/>
          <w:szCs w:val="22"/>
        </w:rPr>
        <w:t xml:space="preserve"> school.</w:t>
      </w:r>
      <w:r w:rsidR="005A1564">
        <w:rPr>
          <w:rFonts w:ascii="Arial" w:hAnsi="Arial" w:cs="Arial"/>
          <w:sz w:val="22"/>
          <w:szCs w:val="22"/>
        </w:rPr>
        <w:t xml:space="preserve"> </w:t>
      </w:r>
      <w:r w:rsidRPr="003D6D61">
        <w:rPr>
          <w:rFonts w:ascii="Arial" w:hAnsi="Arial" w:cs="Arial"/>
          <w:sz w:val="22"/>
          <w:szCs w:val="22"/>
        </w:rPr>
        <w:t xml:space="preserve">Illinois passed </w:t>
      </w:r>
      <w:r w:rsidR="00681105">
        <w:rPr>
          <w:rFonts w:ascii="Arial" w:hAnsi="Arial" w:cs="Arial"/>
          <w:sz w:val="22"/>
          <w:szCs w:val="22"/>
        </w:rPr>
        <w:t>this</w:t>
      </w:r>
      <w:r w:rsidRPr="003D6D61">
        <w:rPr>
          <w:rFonts w:ascii="Arial" w:hAnsi="Arial" w:cs="Arial"/>
          <w:sz w:val="22"/>
          <w:szCs w:val="22"/>
        </w:rPr>
        <w:t xml:space="preserve"> policy in 2018, with increasing utilization over the last several years.</w:t>
      </w:r>
      <w:r w:rsidR="005A1564">
        <w:rPr>
          <w:rFonts w:ascii="Arial" w:hAnsi="Arial" w:cs="Arial"/>
          <w:sz w:val="22"/>
          <w:szCs w:val="22"/>
        </w:rPr>
        <w:t xml:space="preserve"> Beginning in the 2023-2024 school year,</w:t>
      </w:r>
      <w:r w:rsidRPr="003D6D61">
        <w:rPr>
          <w:rFonts w:ascii="Arial" w:hAnsi="Arial" w:cs="Arial"/>
          <w:sz w:val="22"/>
          <w:szCs w:val="22"/>
        </w:rPr>
        <w:t xml:space="preserve"> </w:t>
      </w:r>
      <w:r w:rsidR="00147143">
        <w:rPr>
          <w:rFonts w:ascii="Arial" w:hAnsi="Arial" w:cs="Arial"/>
          <w:sz w:val="22"/>
          <w:szCs w:val="22"/>
        </w:rPr>
        <w:t>Illinois</w:t>
      </w:r>
      <w:r w:rsidRPr="003D6D61">
        <w:rPr>
          <w:rFonts w:ascii="Arial" w:hAnsi="Arial" w:cs="Arial"/>
          <w:sz w:val="22"/>
          <w:szCs w:val="22"/>
        </w:rPr>
        <w:t xml:space="preserve"> invested $2.4 million </w:t>
      </w:r>
      <w:r w:rsidR="00681105">
        <w:rPr>
          <w:rFonts w:ascii="Arial" w:hAnsi="Arial" w:cs="Arial"/>
          <w:sz w:val="22"/>
          <w:szCs w:val="22"/>
        </w:rPr>
        <w:t>annually</w:t>
      </w:r>
      <w:r w:rsidRPr="003D6D61">
        <w:rPr>
          <w:rFonts w:ascii="Arial" w:hAnsi="Arial" w:cs="Arial"/>
          <w:sz w:val="22"/>
          <w:szCs w:val="22"/>
        </w:rPr>
        <w:t xml:space="preserve"> in a statewide stock </w:t>
      </w:r>
      <w:r w:rsidR="00147143">
        <w:rPr>
          <w:rFonts w:ascii="Arial" w:hAnsi="Arial" w:cs="Arial"/>
          <w:sz w:val="22"/>
          <w:szCs w:val="22"/>
        </w:rPr>
        <w:t>inhaler</w:t>
      </w:r>
      <w:r w:rsidRPr="003D6D61">
        <w:rPr>
          <w:rFonts w:ascii="Arial" w:hAnsi="Arial" w:cs="Arial"/>
          <w:sz w:val="22"/>
          <w:szCs w:val="22"/>
        </w:rPr>
        <w:t xml:space="preserve"> program called RESCUE</w:t>
      </w:r>
      <w:r w:rsidR="005A1564">
        <w:rPr>
          <w:rFonts w:ascii="Arial" w:hAnsi="Arial" w:cs="Arial"/>
          <w:sz w:val="22"/>
          <w:szCs w:val="22"/>
        </w:rPr>
        <w:t>-IL</w:t>
      </w:r>
      <w:r w:rsidRPr="003D6D61">
        <w:rPr>
          <w:rFonts w:ascii="Arial" w:hAnsi="Arial" w:cs="Arial"/>
          <w:sz w:val="22"/>
          <w:szCs w:val="22"/>
        </w:rPr>
        <w:t>, which</w:t>
      </w:r>
      <w:r w:rsidR="00681105">
        <w:rPr>
          <w:rFonts w:ascii="Arial" w:hAnsi="Arial" w:cs="Arial"/>
          <w:sz w:val="22"/>
          <w:szCs w:val="22"/>
        </w:rPr>
        <w:t xml:space="preserve"> </w:t>
      </w:r>
      <w:r w:rsidRPr="003D6D61">
        <w:rPr>
          <w:rFonts w:ascii="Arial" w:hAnsi="Arial" w:cs="Arial"/>
          <w:sz w:val="22"/>
          <w:szCs w:val="22"/>
        </w:rPr>
        <w:t xml:space="preserve">successfully provided free inhalers, training, spacers, and online tools to </w:t>
      </w:r>
      <w:r w:rsidR="00147143">
        <w:rPr>
          <w:rFonts w:ascii="Arial" w:hAnsi="Arial" w:cs="Arial"/>
          <w:sz w:val="22"/>
          <w:szCs w:val="22"/>
        </w:rPr>
        <w:t xml:space="preserve">Illinois </w:t>
      </w:r>
      <w:r w:rsidRPr="003D6D61">
        <w:rPr>
          <w:rFonts w:ascii="Arial" w:hAnsi="Arial" w:cs="Arial"/>
          <w:sz w:val="22"/>
          <w:szCs w:val="22"/>
        </w:rPr>
        <w:t xml:space="preserve">K-12 public schools. Multiple advocates, professional organizations, nursing and administrators </w:t>
      </w:r>
      <w:r w:rsidR="00147143">
        <w:rPr>
          <w:rFonts w:ascii="Arial" w:hAnsi="Arial" w:cs="Arial"/>
          <w:sz w:val="22"/>
          <w:szCs w:val="22"/>
        </w:rPr>
        <w:t>facilitated this</w:t>
      </w:r>
      <w:r w:rsidRPr="003D6D61">
        <w:rPr>
          <w:rFonts w:ascii="Arial" w:hAnsi="Arial" w:cs="Arial"/>
          <w:sz w:val="22"/>
          <w:szCs w:val="22"/>
        </w:rPr>
        <w:t xml:space="preserve"> multi-disciplinary widescale</w:t>
      </w:r>
      <w:r w:rsidR="00147143">
        <w:rPr>
          <w:rFonts w:ascii="Arial" w:hAnsi="Arial" w:cs="Arial"/>
          <w:sz w:val="22"/>
          <w:szCs w:val="22"/>
        </w:rPr>
        <w:t xml:space="preserve"> </w:t>
      </w:r>
      <w:r w:rsidRPr="003D6D61">
        <w:rPr>
          <w:rFonts w:ascii="Arial" w:hAnsi="Arial" w:cs="Arial"/>
          <w:sz w:val="22"/>
          <w:szCs w:val="22"/>
        </w:rPr>
        <w:t xml:space="preserve">dissemination. </w:t>
      </w:r>
    </w:p>
    <w:p w14:paraId="50FCD5E8" w14:textId="71FB3034" w:rsidR="006825DC" w:rsidRDefault="00681105" w:rsidP="006825DC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="00765E70" w:rsidRPr="003D6D61">
        <w:rPr>
          <w:rFonts w:ascii="Arial" w:hAnsi="Arial" w:cs="Arial"/>
          <w:sz w:val="22"/>
          <w:szCs w:val="22"/>
        </w:rPr>
        <w:t>o date, of the RESCUE</w:t>
      </w:r>
      <w:r w:rsidR="00F05544">
        <w:rPr>
          <w:rFonts w:ascii="Arial" w:hAnsi="Arial" w:cs="Arial"/>
          <w:sz w:val="22"/>
          <w:szCs w:val="22"/>
        </w:rPr>
        <w:t>-IL</w:t>
      </w:r>
      <w:r w:rsidR="00765E70" w:rsidRPr="003D6D61">
        <w:rPr>
          <w:rFonts w:ascii="Arial" w:hAnsi="Arial" w:cs="Arial"/>
          <w:sz w:val="22"/>
          <w:szCs w:val="22"/>
        </w:rPr>
        <w:t xml:space="preserve">-reported </w:t>
      </w:r>
      <w:r w:rsidR="000473B6" w:rsidRPr="003D6D61">
        <w:rPr>
          <w:rFonts w:ascii="Arial" w:hAnsi="Arial" w:cs="Arial"/>
          <w:sz w:val="22"/>
          <w:szCs w:val="22"/>
        </w:rPr>
        <w:t>657</w:t>
      </w:r>
      <w:r w:rsidR="00765E70" w:rsidRPr="003D6D61">
        <w:rPr>
          <w:rFonts w:ascii="Arial" w:hAnsi="Arial" w:cs="Arial"/>
          <w:sz w:val="22"/>
          <w:szCs w:val="22"/>
        </w:rPr>
        <w:t xml:space="preserve"> incidents in 202</w:t>
      </w:r>
      <w:r w:rsidR="005A1564">
        <w:rPr>
          <w:rFonts w:ascii="Arial" w:hAnsi="Arial" w:cs="Arial"/>
          <w:sz w:val="22"/>
          <w:szCs w:val="22"/>
        </w:rPr>
        <w:t>3</w:t>
      </w:r>
      <w:r w:rsidR="00765E70" w:rsidRPr="003D6D61">
        <w:rPr>
          <w:rFonts w:ascii="Arial" w:hAnsi="Arial" w:cs="Arial"/>
          <w:sz w:val="22"/>
          <w:szCs w:val="22"/>
        </w:rPr>
        <w:t>-202</w:t>
      </w:r>
      <w:r w:rsidR="005A1564">
        <w:rPr>
          <w:rFonts w:ascii="Arial" w:hAnsi="Arial" w:cs="Arial"/>
          <w:sz w:val="22"/>
          <w:szCs w:val="22"/>
        </w:rPr>
        <w:t>4</w:t>
      </w:r>
      <w:r w:rsidR="00765E70" w:rsidRPr="003D6D61">
        <w:rPr>
          <w:rFonts w:ascii="Arial" w:hAnsi="Arial" w:cs="Arial"/>
          <w:sz w:val="22"/>
          <w:szCs w:val="22"/>
        </w:rPr>
        <w:t xml:space="preserve"> school year, </w:t>
      </w:r>
      <w:r w:rsidR="000473B6" w:rsidRPr="003D6D61">
        <w:rPr>
          <w:rFonts w:ascii="Arial" w:hAnsi="Arial" w:cs="Arial"/>
          <w:sz w:val="22"/>
          <w:szCs w:val="22"/>
        </w:rPr>
        <w:t>76</w:t>
      </w:r>
      <w:r w:rsidR="00765E70" w:rsidRPr="003D6D61">
        <w:rPr>
          <w:rFonts w:ascii="Arial" w:hAnsi="Arial" w:cs="Arial"/>
          <w:sz w:val="22"/>
          <w:szCs w:val="22"/>
        </w:rPr>
        <w:t xml:space="preserve">% were able to return to class, </w:t>
      </w:r>
      <w:r w:rsidR="000473B6" w:rsidRPr="003D6D61">
        <w:rPr>
          <w:rFonts w:ascii="Arial" w:hAnsi="Arial" w:cs="Arial"/>
          <w:sz w:val="22"/>
          <w:szCs w:val="22"/>
        </w:rPr>
        <w:t>22</w:t>
      </w:r>
      <w:r w:rsidR="00765E70" w:rsidRPr="003D6D61">
        <w:rPr>
          <w:rFonts w:ascii="Arial" w:hAnsi="Arial" w:cs="Arial"/>
          <w:sz w:val="22"/>
          <w:szCs w:val="22"/>
        </w:rPr>
        <w:t xml:space="preserve">% went home and </w:t>
      </w:r>
      <w:r w:rsidR="000473B6" w:rsidRPr="003D6D61">
        <w:rPr>
          <w:rFonts w:ascii="Arial" w:hAnsi="Arial" w:cs="Arial"/>
          <w:sz w:val="22"/>
          <w:szCs w:val="22"/>
        </w:rPr>
        <w:t>1.7</w:t>
      </w:r>
      <w:r w:rsidR="00765E70" w:rsidRPr="003D6D61">
        <w:rPr>
          <w:rFonts w:ascii="Arial" w:hAnsi="Arial" w:cs="Arial"/>
          <w:sz w:val="22"/>
          <w:szCs w:val="22"/>
        </w:rPr>
        <w:t>% required emergency services to be called to the school for asthma.</w:t>
      </w:r>
      <w:r w:rsidR="005A1564">
        <w:rPr>
          <w:rFonts w:ascii="Arial" w:hAnsi="Arial" w:cs="Arial"/>
          <w:sz w:val="22"/>
          <w:szCs w:val="22"/>
        </w:rPr>
        <w:t xml:space="preserve"> </w:t>
      </w:r>
      <w:r w:rsidR="006825DC">
        <w:rPr>
          <w:rFonts w:ascii="Arial" w:hAnsi="Arial" w:cs="Arial"/>
          <w:sz w:val="22"/>
          <w:szCs w:val="22"/>
        </w:rPr>
        <w:t xml:space="preserve">Stock inhaler programming </w:t>
      </w:r>
      <w:r w:rsidR="005A1564">
        <w:rPr>
          <w:rFonts w:ascii="Arial" w:hAnsi="Arial" w:cs="Arial"/>
          <w:sz w:val="22"/>
          <w:szCs w:val="22"/>
        </w:rPr>
        <w:t xml:space="preserve">also provides </w:t>
      </w:r>
      <w:r w:rsidR="006825DC">
        <w:rPr>
          <w:rFonts w:ascii="Arial" w:hAnsi="Arial" w:cs="Arial"/>
          <w:sz w:val="22"/>
          <w:szCs w:val="22"/>
        </w:rPr>
        <w:t>peace of mind and reduce</w:t>
      </w:r>
      <w:r w:rsidR="005A1564">
        <w:rPr>
          <w:rFonts w:ascii="Arial" w:hAnsi="Arial" w:cs="Arial"/>
          <w:sz w:val="22"/>
          <w:szCs w:val="22"/>
        </w:rPr>
        <w:t>s</w:t>
      </w:r>
      <w:r w:rsidR="006825DC">
        <w:rPr>
          <w:rFonts w:ascii="Arial" w:hAnsi="Arial" w:cs="Arial"/>
          <w:sz w:val="22"/>
          <w:szCs w:val="22"/>
        </w:rPr>
        <w:t xml:space="preserve"> costs </w:t>
      </w:r>
      <w:r w:rsidR="00F05544">
        <w:rPr>
          <w:rFonts w:ascii="Arial" w:hAnsi="Arial" w:cs="Arial"/>
          <w:sz w:val="22"/>
          <w:szCs w:val="22"/>
        </w:rPr>
        <w:t>for families and the</w:t>
      </w:r>
      <w:r w:rsidR="006825DC">
        <w:rPr>
          <w:rFonts w:ascii="Arial" w:hAnsi="Arial" w:cs="Arial"/>
          <w:sz w:val="22"/>
          <w:szCs w:val="22"/>
        </w:rPr>
        <w:t xml:space="preserve"> healthcare system. However, </w:t>
      </w:r>
      <w:r w:rsidR="005A1564">
        <w:rPr>
          <w:rFonts w:ascii="Arial" w:hAnsi="Arial" w:cs="Arial"/>
          <w:sz w:val="22"/>
          <w:szCs w:val="22"/>
        </w:rPr>
        <w:t>RESCUE</w:t>
      </w:r>
      <w:r w:rsidR="00BF55C2">
        <w:rPr>
          <w:rFonts w:ascii="Arial" w:hAnsi="Arial" w:cs="Arial"/>
          <w:sz w:val="22"/>
          <w:szCs w:val="22"/>
        </w:rPr>
        <w:t>-IL</w:t>
      </w:r>
      <w:r w:rsidR="005A1564">
        <w:rPr>
          <w:rFonts w:ascii="Arial" w:hAnsi="Arial" w:cs="Arial"/>
          <w:sz w:val="22"/>
          <w:szCs w:val="22"/>
        </w:rPr>
        <w:t xml:space="preserve"> provides albuterol-only short-acting beta</w:t>
      </w:r>
      <w:r w:rsidR="00BF55C2">
        <w:rPr>
          <w:rFonts w:ascii="Arial" w:hAnsi="Arial" w:cs="Arial"/>
          <w:sz w:val="22"/>
          <w:szCs w:val="22"/>
        </w:rPr>
        <w:t>-</w:t>
      </w:r>
      <w:r w:rsidR="005A1564">
        <w:rPr>
          <w:rFonts w:ascii="Arial" w:hAnsi="Arial" w:cs="Arial"/>
          <w:sz w:val="22"/>
          <w:szCs w:val="22"/>
        </w:rPr>
        <w:t xml:space="preserve">agonist inhalers </w:t>
      </w:r>
      <w:r w:rsidR="006825DC">
        <w:rPr>
          <w:rFonts w:ascii="Arial" w:hAnsi="Arial" w:cs="Arial"/>
          <w:sz w:val="22"/>
          <w:szCs w:val="22"/>
        </w:rPr>
        <w:t>due to cost and familiarity</w:t>
      </w:r>
      <w:r w:rsidR="00BF55C2">
        <w:rPr>
          <w:rFonts w:ascii="Arial" w:hAnsi="Arial" w:cs="Arial"/>
          <w:sz w:val="22"/>
          <w:szCs w:val="22"/>
        </w:rPr>
        <w:t>.</w:t>
      </w:r>
      <w:r w:rsidR="006825DC">
        <w:rPr>
          <w:rFonts w:ascii="Arial" w:hAnsi="Arial" w:cs="Arial"/>
          <w:sz w:val="22"/>
          <w:szCs w:val="22"/>
        </w:rPr>
        <w:t xml:space="preserve"> </w:t>
      </w:r>
      <w:r w:rsidR="005A1564">
        <w:rPr>
          <w:rFonts w:ascii="Arial" w:hAnsi="Arial" w:cs="Arial"/>
          <w:sz w:val="22"/>
          <w:szCs w:val="22"/>
        </w:rPr>
        <w:t>N</w:t>
      </w:r>
      <w:r w:rsidR="006825DC">
        <w:rPr>
          <w:rFonts w:ascii="Arial" w:hAnsi="Arial" w:cs="Arial"/>
          <w:sz w:val="22"/>
          <w:szCs w:val="22"/>
        </w:rPr>
        <w:t xml:space="preserve">ew US national guidelines published by the National Asthma Education and Prevention Program (NAEPP) and international recommendations from the Global Initiative for Asthma (GINA) </w:t>
      </w:r>
      <w:r w:rsidR="005A1564">
        <w:rPr>
          <w:rFonts w:ascii="Arial" w:hAnsi="Arial" w:cs="Arial"/>
          <w:sz w:val="22"/>
          <w:szCs w:val="22"/>
        </w:rPr>
        <w:t xml:space="preserve">now </w:t>
      </w:r>
      <w:r w:rsidR="006825DC">
        <w:rPr>
          <w:rFonts w:ascii="Arial" w:hAnsi="Arial" w:cs="Arial"/>
          <w:sz w:val="22"/>
          <w:szCs w:val="22"/>
        </w:rPr>
        <w:t xml:space="preserve">recommend </w:t>
      </w:r>
      <w:r w:rsidR="00BF55C2">
        <w:rPr>
          <w:rFonts w:ascii="Arial" w:hAnsi="Arial" w:cs="Arial"/>
          <w:sz w:val="22"/>
          <w:szCs w:val="22"/>
        </w:rPr>
        <w:t xml:space="preserve">that </w:t>
      </w:r>
      <w:r w:rsidR="006825DC">
        <w:rPr>
          <w:rFonts w:ascii="Arial" w:hAnsi="Arial" w:cs="Arial"/>
          <w:sz w:val="22"/>
          <w:szCs w:val="22"/>
        </w:rPr>
        <w:t>anti-inflammatory relievers (AIR) be used to relieve asthma symptoms</w:t>
      </w:r>
      <w:r w:rsidR="005A1564">
        <w:rPr>
          <w:rFonts w:ascii="Arial" w:hAnsi="Arial" w:cs="Arial"/>
          <w:sz w:val="22"/>
          <w:szCs w:val="22"/>
        </w:rPr>
        <w:t xml:space="preserve"> instead of albuterol</w:t>
      </w:r>
      <w:r w:rsidR="00BF55C2">
        <w:rPr>
          <w:rFonts w:ascii="Arial" w:hAnsi="Arial" w:cs="Arial"/>
          <w:sz w:val="22"/>
          <w:szCs w:val="22"/>
        </w:rPr>
        <w:t xml:space="preserve"> alone</w:t>
      </w:r>
      <w:r w:rsidR="006825DC">
        <w:rPr>
          <w:rFonts w:ascii="Arial" w:hAnsi="Arial" w:cs="Arial"/>
          <w:sz w:val="22"/>
          <w:szCs w:val="22"/>
        </w:rPr>
        <w:t xml:space="preserve">. </w:t>
      </w:r>
      <w:r w:rsidR="005A1564">
        <w:rPr>
          <w:rFonts w:ascii="Arial" w:hAnsi="Arial" w:cs="Arial"/>
          <w:sz w:val="22"/>
          <w:szCs w:val="22"/>
        </w:rPr>
        <w:t xml:space="preserve">AIR </w:t>
      </w:r>
      <w:r w:rsidR="006825DC">
        <w:rPr>
          <w:rFonts w:ascii="Arial" w:hAnsi="Arial" w:cs="Arial"/>
          <w:sz w:val="22"/>
          <w:szCs w:val="22"/>
        </w:rPr>
        <w:t>medications</w:t>
      </w:r>
      <w:r w:rsidR="005A1564">
        <w:rPr>
          <w:rFonts w:ascii="Arial" w:hAnsi="Arial" w:cs="Arial"/>
          <w:sz w:val="22"/>
          <w:szCs w:val="22"/>
        </w:rPr>
        <w:t xml:space="preserve"> can</w:t>
      </w:r>
      <w:r w:rsidR="006825DC">
        <w:rPr>
          <w:rFonts w:ascii="Arial" w:hAnsi="Arial" w:cs="Arial"/>
          <w:sz w:val="22"/>
          <w:szCs w:val="22"/>
        </w:rPr>
        <w:t xml:space="preserve"> reduce the risk of severe exacerbation</w:t>
      </w:r>
      <w:r w:rsidR="005A1564">
        <w:rPr>
          <w:rFonts w:ascii="Arial" w:hAnsi="Arial" w:cs="Arial"/>
          <w:sz w:val="22"/>
          <w:szCs w:val="22"/>
        </w:rPr>
        <w:t>s,</w:t>
      </w:r>
      <w:r w:rsidR="006825DC">
        <w:rPr>
          <w:rFonts w:ascii="Arial" w:hAnsi="Arial" w:cs="Arial"/>
          <w:sz w:val="22"/>
          <w:szCs w:val="22"/>
        </w:rPr>
        <w:t xml:space="preserve"> </w:t>
      </w:r>
      <w:r w:rsidR="005A1564">
        <w:rPr>
          <w:rFonts w:ascii="Arial" w:hAnsi="Arial" w:cs="Arial"/>
          <w:sz w:val="22"/>
          <w:szCs w:val="22"/>
        </w:rPr>
        <w:t xml:space="preserve">reduce </w:t>
      </w:r>
      <w:r w:rsidR="006825DC">
        <w:rPr>
          <w:rFonts w:ascii="Arial" w:hAnsi="Arial" w:cs="Arial"/>
          <w:sz w:val="22"/>
          <w:szCs w:val="22"/>
        </w:rPr>
        <w:t>mortality</w:t>
      </w:r>
      <w:r w:rsidR="00DD2B26">
        <w:rPr>
          <w:rFonts w:ascii="Arial" w:hAnsi="Arial" w:cs="Arial"/>
          <w:sz w:val="22"/>
          <w:szCs w:val="22"/>
        </w:rPr>
        <w:t>, and improve asthma control</w:t>
      </w:r>
      <w:r w:rsidR="009F58D3">
        <w:rPr>
          <w:rFonts w:ascii="Arial" w:hAnsi="Arial" w:cs="Arial"/>
          <w:sz w:val="22"/>
          <w:szCs w:val="22"/>
        </w:rPr>
        <w:t>.</w:t>
      </w:r>
      <w:r w:rsidR="006825DC">
        <w:rPr>
          <w:rFonts w:ascii="Arial" w:hAnsi="Arial" w:cs="Arial"/>
          <w:sz w:val="22"/>
          <w:szCs w:val="22"/>
        </w:rPr>
        <w:t xml:space="preserve"> </w:t>
      </w:r>
      <w:r w:rsidR="00DD2B26">
        <w:rPr>
          <w:rFonts w:ascii="Arial" w:hAnsi="Arial" w:cs="Arial"/>
          <w:sz w:val="22"/>
          <w:szCs w:val="22"/>
        </w:rPr>
        <w:t>To date, n</w:t>
      </w:r>
      <w:r w:rsidR="006825DC">
        <w:rPr>
          <w:rFonts w:ascii="Arial" w:hAnsi="Arial" w:cs="Arial"/>
          <w:sz w:val="22"/>
          <w:szCs w:val="22"/>
        </w:rPr>
        <w:t xml:space="preserve">o stock inhaler program within the US has utilized </w:t>
      </w:r>
      <w:r w:rsidR="00DD2B26">
        <w:rPr>
          <w:rFonts w:ascii="Arial" w:hAnsi="Arial" w:cs="Arial"/>
          <w:sz w:val="22"/>
          <w:szCs w:val="22"/>
        </w:rPr>
        <w:t>AIR</w:t>
      </w:r>
      <w:r w:rsidR="006825DC">
        <w:rPr>
          <w:rFonts w:ascii="Arial" w:hAnsi="Arial" w:cs="Arial"/>
          <w:sz w:val="22"/>
          <w:szCs w:val="22"/>
        </w:rPr>
        <w:t xml:space="preserve"> instead of albuterol</w:t>
      </w:r>
      <w:r w:rsidR="00DD2B26">
        <w:rPr>
          <w:rFonts w:ascii="Arial" w:hAnsi="Arial" w:cs="Arial"/>
          <w:sz w:val="22"/>
          <w:szCs w:val="22"/>
        </w:rPr>
        <w:t>.</w:t>
      </w:r>
      <w:r w:rsidR="006825DC">
        <w:rPr>
          <w:rFonts w:ascii="Arial" w:hAnsi="Arial" w:cs="Arial"/>
          <w:sz w:val="22"/>
          <w:szCs w:val="22"/>
        </w:rPr>
        <w:t xml:space="preserve"> </w:t>
      </w:r>
    </w:p>
    <w:p w14:paraId="2AE9A202" w14:textId="77777777" w:rsidR="00DB409E" w:rsidRDefault="00624DA8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sz w:val="22"/>
          <w:szCs w:val="22"/>
        </w:rPr>
        <w:t>To address th</w:t>
      </w:r>
      <w:r>
        <w:rPr>
          <w:rFonts w:ascii="Arial" w:hAnsi="Arial" w:cs="Arial"/>
          <w:sz w:val="22"/>
          <w:szCs w:val="22"/>
        </w:rPr>
        <w:t>is</w:t>
      </w:r>
      <w:r w:rsidRPr="003D6D61">
        <w:rPr>
          <w:rFonts w:ascii="Arial" w:hAnsi="Arial" w:cs="Arial"/>
          <w:sz w:val="22"/>
          <w:szCs w:val="22"/>
        </w:rPr>
        <w:t xml:space="preserve"> gap, </w:t>
      </w:r>
      <w:r>
        <w:rPr>
          <w:rFonts w:ascii="Arial" w:hAnsi="Arial" w:cs="Arial"/>
          <w:sz w:val="22"/>
          <w:szCs w:val="22"/>
        </w:rPr>
        <w:t xml:space="preserve">we will assess the feasibility, acceptability, and cost effectiveness of the incorporation of AIR into stock inhaler programming. Our assembled team are experts in community-engaged implementation science research and health policy. We have worked with Illinois schools, advocacy groups, multi-disciplinary professional organizations, school administrators, parent teacher organizations, and government for over a decade on improving school-based asthma management. </w:t>
      </w:r>
    </w:p>
    <w:p w14:paraId="7499F7A9" w14:textId="0B190C99" w:rsidR="00EC56F2" w:rsidRPr="003D6D61" w:rsidRDefault="00624DA8" w:rsidP="006825DC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Guided by </w:t>
      </w:r>
      <w:r w:rsidR="00DD2B26">
        <w:rPr>
          <w:rFonts w:ascii="Arial" w:hAnsi="Arial" w:cs="Arial"/>
          <w:sz w:val="22"/>
          <w:szCs w:val="22"/>
        </w:rPr>
        <w:t>the Social Ecological model</w:t>
      </w:r>
      <w:r>
        <w:rPr>
          <w:rFonts w:ascii="Arial" w:hAnsi="Arial" w:cs="Arial"/>
          <w:sz w:val="22"/>
          <w:szCs w:val="22"/>
        </w:rPr>
        <w:t xml:space="preserve"> </w:t>
      </w:r>
      <w:r w:rsidR="00DD2B26">
        <w:rPr>
          <w:rFonts w:ascii="Arial" w:hAnsi="Arial" w:cs="Arial"/>
          <w:sz w:val="22"/>
          <w:szCs w:val="22"/>
        </w:rPr>
        <w:t>and the</w:t>
      </w:r>
      <w:r>
        <w:rPr>
          <w:rFonts w:ascii="Arial" w:hAnsi="Arial" w:cs="Arial"/>
          <w:sz w:val="22"/>
          <w:szCs w:val="22"/>
        </w:rPr>
        <w:t xml:space="preserve"> Exploration, Preparation, Implementation and Sustainability (EPIS) </w:t>
      </w:r>
      <w:r w:rsidR="00BF55C2">
        <w:rPr>
          <w:rFonts w:ascii="Arial" w:hAnsi="Arial" w:cs="Arial"/>
          <w:sz w:val="22"/>
          <w:szCs w:val="22"/>
        </w:rPr>
        <w:t>framework</w:t>
      </w:r>
      <w:r w:rsidR="00F05544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we will evaluate implementation-related outcomes prior to the pilot of utilization of AIR within select Illinois schools. EPIS</w:t>
      </w:r>
      <w:r w:rsidR="00DD2B26">
        <w:rPr>
          <w:rFonts w:ascii="Arial" w:hAnsi="Arial" w:cs="Arial"/>
          <w:sz w:val="22"/>
          <w:szCs w:val="22"/>
        </w:rPr>
        <w:t xml:space="preserve"> is a process and determinants framework tha</w:t>
      </w:r>
      <w:r w:rsidR="00BF55C2">
        <w:rPr>
          <w:rFonts w:ascii="Arial" w:hAnsi="Arial" w:cs="Arial"/>
          <w:sz w:val="22"/>
          <w:szCs w:val="22"/>
        </w:rPr>
        <w:t>t</w:t>
      </w:r>
      <w:r w:rsidR="00DD2B26">
        <w:rPr>
          <w:rFonts w:ascii="Arial" w:hAnsi="Arial" w:cs="Arial"/>
          <w:sz w:val="22"/>
          <w:szCs w:val="22"/>
        </w:rPr>
        <w:t xml:space="preserve"> can</w:t>
      </w:r>
      <w:r>
        <w:rPr>
          <w:rFonts w:ascii="Arial" w:hAnsi="Arial" w:cs="Arial"/>
          <w:sz w:val="22"/>
          <w:szCs w:val="22"/>
        </w:rPr>
        <w:t xml:space="preserve"> facilitate the</w:t>
      </w:r>
      <w:r w:rsidRPr="003D6D61">
        <w:rPr>
          <w:rFonts w:ascii="Arial" w:hAnsi="Arial" w:cs="Arial"/>
          <w:sz w:val="22"/>
          <w:szCs w:val="22"/>
        </w:rPr>
        <w:t xml:space="preserve"> discover</w:t>
      </w:r>
      <w:r>
        <w:rPr>
          <w:rFonts w:ascii="Arial" w:hAnsi="Arial" w:cs="Arial"/>
          <w:sz w:val="22"/>
          <w:szCs w:val="22"/>
        </w:rPr>
        <w:t xml:space="preserve">y of </w:t>
      </w:r>
      <w:r w:rsidRPr="003D6D61">
        <w:rPr>
          <w:rFonts w:ascii="Arial" w:hAnsi="Arial" w:cs="Arial"/>
          <w:sz w:val="22"/>
          <w:szCs w:val="22"/>
        </w:rPr>
        <w:t>future policy, programming, and resources</w:t>
      </w:r>
      <w:r>
        <w:rPr>
          <w:rFonts w:ascii="Arial" w:hAnsi="Arial" w:cs="Arial"/>
          <w:sz w:val="22"/>
          <w:szCs w:val="22"/>
        </w:rPr>
        <w:t xml:space="preserve"> to improve</w:t>
      </w:r>
      <w:r w:rsidRPr="003D6D61">
        <w:rPr>
          <w:rFonts w:ascii="Arial" w:hAnsi="Arial" w:cs="Arial"/>
          <w:sz w:val="22"/>
          <w:szCs w:val="22"/>
        </w:rPr>
        <w:t xml:space="preserve"> stock inhaler programming and school-based asthma management </w:t>
      </w:r>
      <w:r>
        <w:rPr>
          <w:rFonts w:ascii="Arial" w:hAnsi="Arial" w:cs="Arial"/>
          <w:sz w:val="22"/>
          <w:szCs w:val="22"/>
        </w:rPr>
        <w:t>in Illinois</w:t>
      </w:r>
      <w:r w:rsidRPr="003D6D61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The pilot will be evaluated by the Reach Effectiveness Adoption Implementation and Maintenance</w:t>
      </w:r>
      <w:r w:rsidR="00DD2B26">
        <w:rPr>
          <w:rFonts w:ascii="Arial" w:hAnsi="Arial" w:cs="Arial"/>
          <w:sz w:val="22"/>
          <w:szCs w:val="22"/>
        </w:rPr>
        <w:t xml:space="preserve"> (RE-AIM)</w:t>
      </w:r>
      <w:r>
        <w:rPr>
          <w:rFonts w:ascii="Arial" w:hAnsi="Arial" w:cs="Arial"/>
          <w:sz w:val="22"/>
          <w:szCs w:val="22"/>
        </w:rPr>
        <w:t xml:space="preserve"> </w:t>
      </w:r>
      <w:r w:rsidR="00BF55C2">
        <w:rPr>
          <w:rFonts w:ascii="Arial" w:hAnsi="Arial" w:cs="Arial"/>
          <w:sz w:val="22"/>
          <w:szCs w:val="22"/>
        </w:rPr>
        <w:t xml:space="preserve">outcomes </w:t>
      </w:r>
      <w:r>
        <w:rPr>
          <w:rFonts w:ascii="Arial" w:hAnsi="Arial" w:cs="Arial"/>
          <w:sz w:val="22"/>
          <w:szCs w:val="22"/>
        </w:rPr>
        <w:t xml:space="preserve">framework. Community engagement is essential to stock inhaler programming across Illinois with established and new partners will guide each step of </w:t>
      </w:r>
      <w:r w:rsidR="00DD2B26">
        <w:rPr>
          <w:rFonts w:ascii="Arial" w:hAnsi="Arial" w:cs="Arial"/>
          <w:sz w:val="22"/>
          <w:szCs w:val="22"/>
        </w:rPr>
        <w:t>the following aims:</w:t>
      </w:r>
    </w:p>
    <w:p w14:paraId="017FC6DB" w14:textId="68D94CDA" w:rsidR="0059264A" w:rsidRPr="00920990" w:rsidRDefault="00B74E1B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b/>
          <w:bCs/>
          <w:sz w:val="22"/>
          <w:szCs w:val="22"/>
        </w:rPr>
        <w:t>Aim 1:</w:t>
      </w:r>
      <w:r w:rsidR="0059264A" w:rsidRPr="003D6D61">
        <w:rPr>
          <w:rFonts w:ascii="Arial" w:hAnsi="Arial" w:cs="Arial"/>
          <w:b/>
          <w:bCs/>
          <w:sz w:val="22"/>
          <w:szCs w:val="22"/>
        </w:rPr>
        <w:t xml:space="preserve"> To evaluate </w:t>
      </w:r>
      <w:r w:rsidR="003F1064">
        <w:rPr>
          <w:rFonts w:ascii="Arial" w:hAnsi="Arial" w:cs="Arial"/>
          <w:b/>
          <w:bCs/>
          <w:sz w:val="22"/>
          <w:szCs w:val="22"/>
        </w:rPr>
        <w:t xml:space="preserve">acceptability, feasibility, </w:t>
      </w:r>
      <w:r w:rsidR="00BD5F31">
        <w:rPr>
          <w:rFonts w:ascii="Arial" w:hAnsi="Arial" w:cs="Arial"/>
          <w:b/>
          <w:bCs/>
          <w:sz w:val="22"/>
          <w:szCs w:val="22"/>
        </w:rPr>
        <w:t xml:space="preserve">barriers </w:t>
      </w:r>
      <w:r w:rsidR="003F1064">
        <w:rPr>
          <w:rFonts w:ascii="Arial" w:hAnsi="Arial" w:cs="Arial"/>
          <w:b/>
          <w:bCs/>
          <w:sz w:val="22"/>
          <w:szCs w:val="22"/>
        </w:rPr>
        <w:t xml:space="preserve">and </w:t>
      </w:r>
      <w:r w:rsidR="00BD5F31">
        <w:rPr>
          <w:rFonts w:ascii="Arial" w:hAnsi="Arial" w:cs="Arial"/>
          <w:b/>
          <w:bCs/>
          <w:sz w:val="22"/>
          <w:szCs w:val="22"/>
        </w:rPr>
        <w:t>facilitators</w:t>
      </w:r>
      <w:r w:rsidR="003F1064">
        <w:rPr>
          <w:rFonts w:ascii="Arial" w:hAnsi="Arial" w:cs="Arial"/>
          <w:b/>
          <w:bCs/>
          <w:sz w:val="22"/>
          <w:szCs w:val="22"/>
        </w:rPr>
        <w:t xml:space="preserve"> </w:t>
      </w:r>
      <w:r w:rsidR="00BD5F31">
        <w:rPr>
          <w:rFonts w:ascii="Arial" w:hAnsi="Arial" w:cs="Arial"/>
          <w:b/>
          <w:bCs/>
          <w:sz w:val="22"/>
          <w:szCs w:val="22"/>
        </w:rPr>
        <w:t xml:space="preserve">of </w:t>
      </w:r>
      <w:r w:rsidR="003F1064">
        <w:rPr>
          <w:rFonts w:ascii="Arial" w:hAnsi="Arial" w:cs="Arial"/>
          <w:b/>
          <w:bCs/>
          <w:sz w:val="22"/>
          <w:szCs w:val="22"/>
        </w:rPr>
        <w:t>anti-inflammatory reliever therapy use within stock inhaler programming</w:t>
      </w:r>
      <w:r w:rsidR="00BD5F31">
        <w:rPr>
          <w:rFonts w:ascii="Arial" w:hAnsi="Arial" w:cs="Arial"/>
          <w:b/>
          <w:bCs/>
          <w:sz w:val="22"/>
          <w:szCs w:val="22"/>
        </w:rPr>
        <w:t xml:space="preserve"> quantitatively.</w:t>
      </w:r>
      <w:r w:rsidR="00920990">
        <w:rPr>
          <w:rFonts w:ascii="Arial" w:hAnsi="Arial" w:cs="Arial"/>
          <w:b/>
          <w:bCs/>
          <w:sz w:val="22"/>
          <w:szCs w:val="22"/>
        </w:rPr>
        <w:t xml:space="preserve"> </w:t>
      </w:r>
      <w:r w:rsidR="00920990">
        <w:rPr>
          <w:rFonts w:ascii="Arial" w:hAnsi="Arial" w:cs="Arial"/>
          <w:sz w:val="22"/>
          <w:szCs w:val="22"/>
        </w:rPr>
        <w:t xml:space="preserve">Through surveys conducted within school nurse, school administrator, asthma advocacy groups, </w:t>
      </w:r>
      <w:r w:rsidR="008B12CC">
        <w:rPr>
          <w:rFonts w:ascii="Arial" w:hAnsi="Arial" w:cs="Arial"/>
          <w:sz w:val="22"/>
          <w:szCs w:val="22"/>
        </w:rPr>
        <w:t xml:space="preserve">parent-teacher organizations, </w:t>
      </w:r>
      <w:r w:rsidR="00920990">
        <w:rPr>
          <w:rFonts w:ascii="Arial" w:hAnsi="Arial" w:cs="Arial"/>
          <w:sz w:val="22"/>
          <w:szCs w:val="22"/>
        </w:rPr>
        <w:t>generalist</w:t>
      </w:r>
      <w:r w:rsidR="00DD2B26">
        <w:rPr>
          <w:rFonts w:ascii="Arial" w:hAnsi="Arial" w:cs="Arial"/>
          <w:sz w:val="22"/>
          <w:szCs w:val="22"/>
        </w:rPr>
        <w:t xml:space="preserve"> physician,</w:t>
      </w:r>
      <w:r w:rsidR="00920990">
        <w:rPr>
          <w:rFonts w:ascii="Arial" w:hAnsi="Arial" w:cs="Arial"/>
          <w:sz w:val="22"/>
          <w:szCs w:val="22"/>
        </w:rPr>
        <w:t xml:space="preserve"> and sub-specialty </w:t>
      </w:r>
      <w:r w:rsidR="00DD2B26">
        <w:rPr>
          <w:rFonts w:ascii="Arial" w:hAnsi="Arial" w:cs="Arial"/>
          <w:sz w:val="22"/>
          <w:szCs w:val="22"/>
        </w:rPr>
        <w:t xml:space="preserve">physician </w:t>
      </w:r>
      <w:r w:rsidR="00920990">
        <w:rPr>
          <w:rFonts w:ascii="Arial" w:hAnsi="Arial" w:cs="Arial"/>
          <w:sz w:val="22"/>
          <w:szCs w:val="22"/>
        </w:rPr>
        <w:t>organization listservs to assess at a larger scale support and/or concern related to AIR incorporation within stock inhaler programming. We expect at least 200 responses across disciplines.</w:t>
      </w:r>
    </w:p>
    <w:p w14:paraId="362FCB96" w14:textId="4C192C33" w:rsidR="00B74E1B" w:rsidRPr="008B12CC" w:rsidRDefault="00B74E1B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b/>
          <w:bCs/>
          <w:sz w:val="22"/>
          <w:szCs w:val="22"/>
        </w:rPr>
        <w:t>Aim 2:</w:t>
      </w:r>
      <w:r w:rsidR="0059264A" w:rsidRPr="003D6D61">
        <w:rPr>
          <w:rFonts w:ascii="Arial" w:hAnsi="Arial" w:cs="Arial"/>
          <w:b/>
          <w:bCs/>
          <w:sz w:val="22"/>
          <w:szCs w:val="22"/>
        </w:rPr>
        <w:t xml:space="preserve"> </w:t>
      </w:r>
      <w:r w:rsidR="00BD5F31" w:rsidRPr="003D6D61">
        <w:rPr>
          <w:rFonts w:ascii="Arial" w:hAnsi="Arial" w:cs="Arial"/>
          <w:b/>
          <w:bCs/>
          <w:sz w:val="22"/>
          <w:szCs w:val="22"/>
        </w:rPr>
        <w:t xml:space="preserve">To evaluate </w:t>
      </w:r>
      <w:r w:rsidR="00BD5F31">
        <w:rPr>
          <w:rFonts w:ascii="Arial" w:hAnsi="Arial" w:cs="Arial"/>
          <w:b/>
          <w:bCs/>
          <w:sz w:val="22"/>
          <w:szCs w:val="22"/>
        </w:rPr>
        <w:t>acceptability, feasibility, perceptions, barriers and facilitators of anti-inflammatory reliever therapy use within stock inhaler programming qualitatively.</w:t>
      </w:r>
      <w:r w:rsidR="008B12CC">
        <w:rPr>
          <w:rFonts w:ascii="Arial" w:hAnsi="Arial" w:cs="Arial"/>
          <w:b/>
          <w:bCs/>
          <w:sz w:val="22"/>
          <w:szCs w:val="22"/>
        </w:rPr>
        <w:t xml:space="preserve"> </w:t>
      </w:r>
      <w:r w:rsidR="008B12CC">
        <w:rPr>
          <w:rFonts w:ascii="Arial" w:hAnsi="Arial" w:cs="Arial"/>
          <w:sz w:val="22"/>
          <w:szCs w:val="22"/>
        </w:rPr>
        <w:t>Semi-structured interviews with school health staff, school administrators, families, asthma advocates</w:t>
      </w:r>
      <w:r w:rsidR="00DD2B26">
        <w:rPr>
          <w:rFonts w:ascii="Arial" w:hAnsi="Arial" w:cs="Arial"/>
          <w:sz w:val="22"/>
          <w:szCs w:val="22"/>
        </w:rPr>
        <w:t>,</w:t>
      </w:r>
      <w:r w:rsidR="008B12CC">
        <w:rPr>
          <w:rFonts w:ascii="Arial" w:hAnsi="Arial" w:cs="Arial"/>
          <w:sz w:val="22"/>
          <w:szCs w:val="22"/>
        </w:rPr>
        <w:t xml:space="preserve"> and clinicians will be conducted (n=50) and analyzed through a hybrid approach and reflexive thematic analysis to elucidate themes. </w:t>
      </w:r>
    </w:p>
    <w:p w14:paraId="5CA71E1E" w14:textId="700118F8" w:rsidR="00BD5F31" w:rsidRDefault="00B74E1B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b/>
          <w:bCs/>
          <w:sz w:val="22"/>
          <w:szCs w:val="22"/>
        </w:rPr>
        <w:t>Aim 3:</w:t>
      </w:r>
      <w:r w:rsidR="0059264A" w:rsidRPr="003D6D61">
        <w:rPr>
          <w:rFonts w:ascii="Arial" w:hAnsi="Arial" w:cs="Arial"/>
          <w:b/>
          <w:bCs/>
          <w:sz w:val="22"/>
          <w:szCs w:val="22"/>
        </w:rPr>
        <w:t xml:space="preserve"> </w:t>
      </w:r>
      <w:r w:rsidR="00E72D91" w:rsidRPr="00274151">
        <w:rPr>
          <w:rFonts w:ascii="Arial" w:hAnsi="Arial" w:cs="Arial"/>
          <w:b/>
          <w:bCs/>
          <w:sz w:val="22"/>
          <w:szCs w:val="22"/>
        </w:rPr>
        <w:t xml:space="preserve">To pilot </w:t>
      </w:r>
      <w:r w:rsidR="00BD5F31" w:rsidRPr="00274151">
        <w:rPr>
          <w:rFonts w:ascii="Arial" w:hAnsi="Arial" w:cs="Arial"/>
          <w:b/>
          <w:bCs/>
          <w:sz w:val="22"/>
          <w:szCs w:val="22"/>
        </w:rPr>
        <w:t>AIR in established RESCUE</w:t>
      </w:r>
      <w:r w:rsidR="00CB6F0E">
        <w:rPr>
          <w:rFonts w:ascii="Arial" w:hAnsi="Arial" w:cs="Arial"/>
          <w:b/>
          <w:bCs/>
          <w:sz w:val="22"/>
          <w:szCs w:val="22"/>
        </w:rPr>
        <w:t>-IL</w:t>
      </w:r>
      <w:r w:rsidR="00BD5F31" w:rsidRPr="00274151">
        <w:rPr>
          <w:rFonts w:ascii="Arial" w:hAnsi="Arial" w:cs="Arial"/>
          <w:b/>
          <w:bCs/>
          <w:sz w:val="22"/>
          <w:szCs w:val="22"/>
        </w:rPr>
        <w:t xml:space="preserve"> public schools </w:t>
      </w:r>
      <w:r w:rsidR="00F05544">
        <w:rPr>
          <w:rFonts w:ascii="Arial" w:hAnsi="Arial" w:cs="Arial"/>
          <w:b/>
          <w:bCs/>
          <w:sz w:val="22"/>
          <w:szCs w:val="22"/>
        </w:rPr>
        <w:t xml:space="preserve">in schools that vary by size, organization, and </w:t>
      </w:r>
      <w:r w:rsidR="00BD5F31" w:rsidRPr="00274151">
        <w:rPr>
          <w:rFonts w:ascii="Arial" w:hAnsi="Arial" w:cs="Arial"/>
          <w:b/>
          <w:bCs/>
          <w:sz w:val="22"/>
          <w:szCs w:val="22"/>
        </w:rPr>
        <w:t xml:space="preserve">geographic </w:t>
      </w:r>
      <w:r w:rsidR="00F05544">
        <w:rPr>
          <w:rFonts w:ascii="Arial" w:hAnsi="Arial" w:cs="Arial"/>
          <w:b/>
          <w:bCs/>
          <w:sz w:val="22"/>
          <w:szCs w:val="22"/>
        </w:rPr>
        <w:t>location</w:t>
      </w:r>
      <w:r w:rsidR="00BD5F31" w:rsidRPr="00274151">
        <w:rPr>
          <w:rFonts w:ascii="Arial" w:hAnsi="Arial" w:cs="Arial"/>
          <w:b/>
          <w:bCs/>
          <w:sz w:val="22"/>
          <w:szCs w:val="22"/>
        </w:rPr>
        <w:t xml:space="preserve"> to </w:t>
      </w:r>
      <w:r w:rsidR="00BD5F31" w:rsidRPr="00A5466E">
        <w:rPr>
          <w:rFonts w:ascii="Arial" w:hAnsi="Arial" w:cs="Arial"/>
          <w:b/>
          <w:bCs/>
          <w:sz w:val="22"/>
          <w:szCs w:val="22"/>
          <w:highlight w:val="yellow"/>
          <w:rPrChange w:id="0" w:author="Lane, Rachel" w:date="2026-08-06T09:24:00Z" w16du:dateUtc="2026-08-06T14:24:00Z">
            <w:rPr>
              <w:rFonts w:ascii="Arial" w:hAnsi="Arial" w:cs="Arial"/>
              <w:b/>
              <w:bCs/>
              <w:sz w:val="22"/>
              <w:szCs w:val="22"/>
            </w:rPr>
          </w:rPrChange>
        </w:rPr>
        <w:t xml:space="preserve">assess </w:t>
      </w:r>
      <w:commentRangeStart w:id="1"/>
      <w:r w:rsidR="00BD5F31" w:rsidRPr="00A5466E">
        <w:rPr>
          <w:rFonts w:ascii="Arial" w:hAnsi="Arial" w:cs="Arial"/>
          <w:b/>
          <w:bCs/>
          <w:sz w:val="22"/>
          <w:szCs w:val="22"/>
          <w:highlight w:val="yellow"/>
          <w:rPrChange w:id="2" w:author="Lane, Rachel" w:date="2026-08-06T09:24:00Z" w16du:dateUtc="2026-08-06T14:24:00Z">
            <w:rPr>
              <w:rFonts w:ascii="Arial" w:hAnsi="Arial" w:cs="Arial"/>
              <w:b/>
              <w:bCs/>
              <w:sz w:val="22"/>
              <w:szCs w:val="22"/>
            </w:rPr>
          </w:rPrChange>
        </w:rPr>
        <w:t>effectiveness and cost</w:t>
      </w:r>
      <w:commentRangeEnd w:id="1"/>
      <w:r w:rsidR="007C4B6C" w:rsidRPr="00274151">
        <w:rPr>
          <w:rStyle w:val="CommentReference"/>
          <w:rFonts w:ascii="Arial" w:hAnsi="Arial" w:cs="Arial"/>
          <w:b/>
          <w:bCs/>
          <w:sz w:val="22"/>
          <w:szCs w:val="22"/>
        </w:rPr>
        <w:commentReference w:id="1"/>
      </w:r>
      <w:r w:rsidR="00BD5F31" w:rsidRPr="00274151">
        <w:rPr>
          <w:rFonts w:ascii="Arial" w:hAnsi="Arial" w:cs="Arial"/>
          <w:b/>
          <w:bCs/>
          <w:sz w:val="22"/>
          <w:szCs w:val="22"/>
        </w:rPr>
        <w:t>.</w:t>
      </w:r>
      <w:r w:rsidR="00BD5F31">
        <w:rPr>
          <w:rFonts w:ascii="Arial" w:hAnsi="Arial" w:cs="Arial"/>
          <w:sz w:val="22"/>
          <w:szCs w:val="22"/>
        </w:rPr>
        <w:t xml:space="preserve"> </w:t>
      </w:r>
      <w:r w:rsidR="00DD2B26" w:rsidRPr="00CB6F0E">
        <w:rPr>
          <w:rFonts w:ascii="Arial" w:hAnsi="Arial" w:cs="Arial"/>
          <w:sz w:val="22"/>
          <w:szCs w:val="22"/>
          <w:highlight w:val="yellow"/>
        </w:rPr>
        <w:t>X</w:t>
      </w:r>
      <w:r w:rsidR="00DD2B26">
        <w:rPr>
          <w:rFonts w:ascii="Arial" w:hAnsi="Arial" w:cs="Arial"/>
          <w:sz w:val="22"/>
          <w:szCs w:val="22"/>
        </w:rPr>
        <w:t xml:space="preserve"> </w:t>
      </w:r>
      <w:r w:rsidR="00561B9E">
        <w:rPr>
          <w:rFonts w:ascii="Arial" w:hAnsi="Arial" w:cs="Arial"/>
          <w:sz w:val="22"/>
          <w:szCs w:val="22"/>
        </w:rPr>
        <w:t>K</w:t>
      </w:r>
      <w:r w:rsidR="00DD2B26">
        <w:rPr>
          <w:rFonts w:ascii="Arial" w:hAnsi="Arial" w:cs="Arial"/>
          <w:sz w:val="22"/>
          <w:szCs w:val="22"/>
        </w:rPr>
        <w:t>-12</w:t>
      </w:r>
      <w:r w:rsidR="00561B9E">
        <w:rPr>
          <w:rFonts w:ascii="Arial" w:hAnsi="Arial" w:cs="Arial"/>
          <w:sz w:val="22"/>
          <w:szCs w:val="22"/>
        </w:rPr>
        <w:t xml:space="preserve"> schools enrolled in the RESCUE</w:t>
      </w:r>
      <w:r w:rsidR="00BF55C2">
        <w:rPr>
          <w:rFonts w:ascii="Arial" w:hAnsi="Arial" w:cs="Arial"/>
          <w:sz w:val="22"/>
          <w:szCs w:val="22"/>
        </w:rPr>
        <w:t>-IL</w:t>
      </w:r>
      <w:r w:rsidR="00561B9E">
        <w:rPr>
          <w:rFonts w:ascii="Arial" w:hAnsi="Arial" w:cs="Arial"/>
          <w:sz w:val="22"/>
          <w:szCs w:val="22"/>
        </w:rPr>
        <w:t xml:space="preserve"> program will pilot AIR instead of albuterol for one school year. RE-AIM outcomes include reach, </w:t>
      </w:r>
      <w:commentRangeStart w:id="3"/>
      <w:r w:rsidR="00561B9E">
        <w:rPr>
          <w:rFonts w:ascii="Arial" w:hAnsi="Arial" w:cs="Arial"/>
          <w:sz w:val="22"/>
          <w:szCs w:val="22"/>
        </w:rPr>
        <w:t>costs</w:t>
      </w:r>
      <w:commentRangeEnd w:id="3"/>
      <w:r w:rsidR="00A5466E">
        <w:rPr>
          <w:rStyle w:val="CommentReference"/>
          <w:rFonts w:ascii="Arial" w:hAnsi="Arial" w:cs="Arial"/>
          <w:sz w:val="22"/>
          <w:szCs w:val="22"/>
        </w:rPr>
        <w:commentReference w:id="3"/>
      </w:r>
      <w:r w:rsidR="00561B9E">
        <w:rPr>
          <w:rFonts w:ascii="Arial" w:hAnsi="Arial" w:cs="Arial"/>
          <w:sz w:val="22"/>
          <w:szCs w:val="22"/>
        </w:rPr>
        <w:t xml:space="preserve">, utilization, disposition, fidelity to protocols, and </w:t>
      </w:r>
      <w:r w:rsidR="00BF55C2">
        <w:rPr>
          <w:rFonts w:ascii="Arial" w:hAnsi="Arial" w:cs="Arial"/>
          <w:sz w:val="22"/>
          <w:szCs w:val="22"/>
        </w:rPr>
        <w:t>acceptability</w:t>
      </w:r>
      <w:r w:rsidR="00561B9E">
        <w:rPr>
          <w:rFonts w:ascii="Arial" w:hAnsi="Arial" w:cs="Arial"/>
          <w:sz w:val="22"/>
          <w:szCs w:val="22"/>
        </w:rPr>
        <w:t xml:space="preserve">. Schools with at least one year in the program </w:t>
      </w:r>
      <w:r w:rsidR="003C33B4">
        <w:rPr>
          <w:rFonts w:ascii="Arial" w:hAnsi="Arial" w:cs="Arial"/>
          <w:sz w:val="22"/>
          <w:szCs w:val="22"/>
        </w:rPr>
        <w:t>and have reported at least one stock inhaler event</w:t>
      </w:r>
      <w:r w:rsidR="00561B9E">
        <w:rPr>
          <w:rFonts w:ascii="Arial" w:hAnsi="Arial" w:cs="Arial"/>
          <w:sz w:val="22"/>
          <w:szCs w:val="22"/>
        </w:rPr>
        <w:t xml:space="preserve"> will be eligible</w:t>
      </w:r>
      <w:r w:rsidR="00F05544">
        <w:rPr>
          <w:rFonts w:ascii="Arial" w:hAnsi="Arial" w:cs="Arial"/>
          <w:sz w:val="22"/>
          <w:szCs w:val="22"/>
        </w:rPr>
        <w:t>.</w:t>
      </w:r>
      <w:r w:rsidR="00217B49">
        <w:rPr>
          <w:rFonts w:ascii="Arial" w:hAnsi="Arial" w:cs="Arial"/>
          <w:sz w:val="22"/>
          <w:szCs w:val="22"/>
        </w:rPr>
        <w:t xml:space="preserve"> </w:t>
      </w:r>
      <w:ins w:id="4" w:author="Lane, Rachel" w:date="2026-08-06T09:21:00Z" w16du:dateUtc="2026-08-06T14:21:00Z">
        <w:r w:rsidR="005D2295">
          <w:rPr>
            <w:rFonts w:ascii="Arial" w:hAnsi="Arial" w:cs="Arial"/>
            <w:sz w:val="22"/>
            <w:szCs w:val="22"/>
          </w:rPr>
          <w:t xml:space="preserve">Each school will be </w:t>
        </w:r>
        <w:commentRangeStart w:id="5"/>
        <w:r w:rsidR="005D2295">
          <w:rPr>
            <w:rFonts w:ascii="Arial" w:hAnsi="Arial" w:cs="Arial"/>
            <w:sz w:val="22"/>
            <w:szCs w:val="22"/>
          </w:rPr>
          <w:t xml:space="preserve">matched </w:t>
        </w:r>
      </w:ins>
      <w:commentRangeEnd w:id="5"/>
      <w:r w:rsidR="00A5466E">
        <w:rPr>
          <w:rStyle w:val="CommentReference"/>
          <w:rFonts w:ascii="Arial" w:hAnsi="Arial" w:cs="Arial"/>
          <w:sz w:val="22"/>
          <w:szCs w:val="22"/>
        </w:rPr>
        <w:commentReference w:id="5"/>
      </w:r>
      <w:ins w:id="6" w:author="Lane, Rachel" w:date="2026-08-06T09:21:00Z" w16du:dateUtc="2026-08-06T14:21:00Z">
        <w:r w:rsidR="005D2295">
          <w:rPr>
            <w:rFonts w:ascii="Arial" w:hAnsi="Arial" w:cs="Arial"/>
            <w:sz w:val="22"/>
            <w:szCs w:val="22"/>
          </w:rPr>
          <w:t xml:space="preserve">with a similar </w:t>
        </w:r>
      </w:ins>
      <w:del w:id="7" w:author="Lane, Rachel" w:date="2026-08-06T09:21:00Z" w16du:dateUtc="2026-08-06T14:21:00Z">
        <w:r w:rsidR="00F05544" w:rsidDel="005D2295">
          <w:rPr>
            <w:rFonts w:ascii="Arial" w:hAnsi="Arial" w:cs="Arial"/>
            <w:sz w:val="22"/>
            <w:szCs w:val="22"/>
          </w:rPr>
          <w:delText>C</w:delText>
        </w:r>
        <w:r w:rsidR="00BF55C2" w:rsidDel="005D2295">
          <w:rPr>
            <w:rFonts w:ascii="Arial" w:hAnsi="Arial" w:cs="Arial"/>
            <w:sz w:val="22"/>
            <w:szCs w:val="22"/>
          </w:rPr>
          <w:delText xml:space="preserve">omparison </w:delText>
        </w:r>
      </w:del>
      <w:ins w:id="8" w:author="Lane, Rachel" w:date="2026-08-06T09:21:00Z" w16du:dateUtc="2026-08-06T14:21:00Z">
        <w:r w:rsidR="005D2295">
          <w:rPr>
            <w:rFonts w:ascii="Arial" w:hAnsi="Arial" w:cs="Arial"/>
            <w:sz w:val="22"/>
            <w:szCs w:val="22"/>
          </w:rPr>
          <w:t xml:space="preserve">comparison </w:t>
        </w:r>
      </w:ins>
      <w:r w:rsidR="00BF55C2">
        <w:rPr>
          <w:rFonts w:ascii="Arial" w:hAnsi="Arial" w:cs="Arial"/>
          <w:sz w:val="22"/>
          <w:szCs w:val="22"/>
        </w:rPr>
        <w:t>school</w:t>
      </w:r>
      <w:del w:id="9" w:author="Lane, Rachel" w:date="2026-08-06T09:21:00Z" w16du:dateUtc="2026-08-06T14:21:00Z">
        <w:r w:rsidR="00BF55C2" w:rsidDel="005D2295">
          <w:rPr>
            <w:rFonts w:ascii="Arial" w:hAnsi="Arial" w:cs="Arial"/>
            <w:sz w:val="22"/>
            <w:szCs w:val="22"/>
          </w:rPr>
          <w:delText>s</w:delText>
        </w:r>
      </w:del>
      <w:r w:rsidR="00BF55C2">
        <w:rPr>
          <w:rFonts w:ascii="Arial" w:hAnsi="Arial" w:cs="Arial"/>
          <w:sz w:val="22"/>
          <w:szCs w:val="22"/>
        </w:rPr>
        <w:t xml:space="preserve"> </w:t>
      </w:r>
      <w:del w:id="10" w:author="Lane, Rachel" w:date="2026-08-06T09:21:00Z" w16du:dateUtc="2026-08-06T14:21:00Z">
        <w:r w:rsidR="00BF55C2" w:rsidDel="005D2295">
          <w:rPr>
            <w:rFonts w:ascii="Arial" w:hAnsi="Arial" w:cs="Arial"/>
            <w:sz w:val="22"/>
            <w:szCs w:val="22"/>
          </w:rPr>
          <w:delText xml:space="preserve">will be chosen based on geographic location and grade level, with preference of schools to be </w:delText>
        </w:r>
      </w:del>
      <w:r w:rsidR="00BF55C2">
        <w:rPr>
          <w:rFonts w:ascii="Arial" w:hAnsi="Arial" w:cs="Arial"/>
          <w:sz w:val="22"/>
          <w:szCs w:val="22"/>
        </w:rPr>
        <w:t>within the same district</w:t>
      </w:r>
      <w:ins w:id="11" w:author="Lane, Rachel" w:date="2026-08-06T09:21:00Z" w16du:dateUtc="2026-08-06T14:21:00Z">
        <w:r w:rsidR="00A5466E">
          <w:rPr>
            <w:rFonts w:ascii="Arial" w:hAnsi="Arial" w:cs="Arial"/>
            <w:sz w:val="22"/>
            <w:szCs w:val="22"/>
          </w:rPr>
          <w:t xml:space="preserve"> in a 1:1 ratio</w:t>
        </w:r>
      </w:ins>
      <w:del w:id="12" w:author="Lane, Rachel" w:date="2026-08-06T09:21:00Z" w16du:dateUtc="2026-08-06T14:21:00Z">
        <w:r w:rsidR="00BF55C2" w:rsidDel="005D2295">
          <w:rPr>
            <w:rFonts w:ascii="Arial" w:hAnsi="Arial" w:cs="Arial"/>
            <w:sz w:val="22"/>
            <w:szCs w:val="22"/>
          </w:rPr>
          <w:delText>, if possible</w:delText>
        </w:r>
      </w:del>
      <w:r w:rsidR="00BF55C2">
        <w:rPr>
          <w:rFonts w:ascii="Arial" w:hAnsi="Arial" w:cs="Arial"/>
          <w:sz w:val="22"/>
          <w:szCs w:val="22"/>
        </w:rPr>
        <w:t>.</w:t>
      </w:r>
      <w:r w:rsidR="00561B9E">
        <w:rPr>
          <w:rFonts w:ascii="Arial" w:hAnsi="Arial" w:cs="Arial"/>
          <w:sz w:val="22"/>
          <w:szCs w:val="22"/>
        </w:rPr>
        <w:t xml:space="preserve"> </w:t>
      </w:r>
    </w:p>
    <w:p w14:paraId="5145DF72" w14:textId="6E2333E3" w:rsidR="00A65AE7" w:rsidRPr="00561B9E" w:rsidRDefault="00E72D91" w:rsidP="006825DC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Pr="003D6D61">
        <w:rPr>
          <w:rFonts w:ascii="Arial" w:hAnsi="Arial" w:cs="Arial"/>
          <w:sz w:val="22"/>
          <w:szCs w:val="22"/>
        </w:rPr>
        <w:t xml:space="preserve">he insights and experiences </w:t>
      </w:r>
      <w:r w:rsidR="00561B9E">
        <w:rPr>
          <w:rFonts w:ascii="Arial" w:hAnsi="Arial" w:cs="Arial"/>
          <w:sz w:val="22"/>
          <w:szCs w:val="22"/>
        </w:rPr>
        <w:t>gleaned will facilitate the design of a R01-level pragmatic hybrid implementation trial to increase uptake of AIR within stock inhaler programming</w:t>
      </w:r>
      <w:r w:rsidRPr="003D6D61">
        <w:rPr>
          <w:rFonts w:ascii="Arial" w:hAnsi="Arial" w:cs="Arial"/>
          <w:sz w:val="22"/>
          <w:szCs w:val="22"/>
        </w:rPr>
        <w:t xml:space="preserve"> in Illinois</w:t>
      </w:r>
      <w:r w:rsidR="00561B9E">
        <w:rPr>
          <w:rFonts w:ascii="Arial" w:hAnsi="Arial" w:cs="Arial"/>
          <w:sz w:val="22"/>
          <w:szCs w:val="22"/>
        </w:rPr>
        <w:t xml:space="preserve"> as Illinois continues to serve as the model for statewide stock inhaler programming innovation. </w:t>
      </w:r>
      <w:r w:rsidRPr="003D6D61">
        <w:rPr>
          <w:rFonts w:ascii="Arial" w:hAnsi="Arial" w:cs="Arial"/>
          <w:sz w:val="22"/>
          <w:szCs w:val="22"/>
        </w:rPr>
        <w:t xml:space="preserve"> </w:t>
      </w:r>
    </w:p>
    <w:sectPr w:rsidR="00A65AE7" w:rsidRPr="00561B9E" w:rsidSect="00B313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Lane, Rachel" w:date="2026-08-06T10:42:00Z" w:initials="RL">
    <w:p w14:paraId="6ACA23F8" w14:textId="6A9A3223" w:rsidR="007C4B6C" w:rsidRDefault="007C4B6C">
      <w:pPr>
        <w:pStyle w:val="CommentText"/>
      </w:pPr>
      <w:r>
        <w:rPr>
          <w:rStyle w:val="CommentReference"/>
        </w:rPr>
        <w:annotationRef/>
      </w:r>
      <w:r>
        <w:t>Paige will send ppt</w:t>
      </w:r>
    </w:p>
  </w:comment>
  <w:comment w:id="3" w:author="Lane, Rachel" w:date="2026-08-06T09:28:00Z" w:initials="RL">
    <w:p w14:paraId="1EDD3DD3" w14:textId="77777777" w:rsidR="00A5466E" w:rsidRDefault="00A5466E">
      <w:pPr>
        <w:pStyle w:val="CommentText"/>
      </w:pPr>
      <w:r>
        <w:rPr>
          <w:rStyle w:val="CommentReference"/>
        </w:rPr>
        <w:annotationRef/>
      </w:r>
      <w:r>
        <w:t xml:space="preserve">For cost effectiveness analysis: </w:t>
      </w:r>
    </w:p>
    <w:p w14:paraId="793651DE" w14:textId="0EA9FC2D" w:rsidR="00BC1437" w:rsidRDefault="00BC1437" w:rsidP="00A5466E">
      <w:pPr>
        <w:pStyle w:val="CommentText"/>
        <w:numPr>
          <w:ilvl w:val="0"/>
          <w:numId w:val="5"/>
        </w:numPr>
      </w:pPr>
      <w:r>
        <w:t>What is measure of cost?</w:t>
      </w:r>
      <w:r w:rsidR="007C4B6C">
        <w:t xml:space="preserve"> Cost of inhalers; spacers, admin; </w:t>
      </w:r>
    </w:p>
    <w:p w14:paraId="3100CA9B" w14:textId="7BC02666" w:rsidR="00A5466E" w:rsidRDefault="00BC1437" w:rsidP="00A5466E">
      <w:pPr>
        <w:pStyle w:val="CommentText"/>
        <w:numPr>
          <w:ilvl w:val="0"/>
          <w:numId w:val="5"/>
        </w:numPr>
      </w:pPr>
      <w:r>
        <w:t>W</w:t>
      </w:r>
      <w:r w:rsidR="00A5466E">
        <w:t>hat is measure of effectiveness? (event count, clinical outcomes…)</w:t>
      </w:r>
      <w:r w:rsidR="007C4B6C">
        <w:t xml:space="preserve"> &gt; use; return-to-class; presence of coordinated asthma program</w:t>
      </w:r>
    </w:p>
    <w:p w14:paraId="769147B1" w14:textId="77777777" w:rsidR="00A5466E" w:rsidRDefault="00A5466E" w:rsidP="00A5466E">
      <w:pPr>
        <w:pStyle w:val="CommentText"/>
        <w:numPr>
          <w:ilvl w:val="0"/>
          <w:numId w:val="5"/>
        </w:numPr>
      </w:pPr>
      <w:r w:rsidRPr="00A5466E">
        <w:t>Willingness-to-Pay Threshold?</w:t>
      </w:r>
    </w:p>
    <w:p w14:paraId="66AD86B8" w14:textId="267232D4" w:rsidR="00A5466E" w:rsidRPr="00A5466E" w:rsidRDefault="00A5466E" w:rsidP="007C4B6C">
      <w:pPr>
        <w:pStyle w:val="CommentText"/>
      </w:pPr>
    </w:p>
  </w:comment>
  <w:comment w:id="5" w:author="Lane, Rachel" w:date="2026-08-06T09:24:00Z" w:initials="RL">
    <w:p w14:paraId="62A8E42B" w14:textId="3E7C70B3" w:rsidR="00A5466E" w:rsidRDefault="00A5466E">
      <w:pPr>
        <w:pStyle w:val="CommentText"/>
      </w:pPr>
      <w:r>
        <w:rPr>
          <w:rStyle w:val="CommentReference"/>
        </w:rPr>
        <w:annotationRef/>
      </w:r>
      <w:r>
        <w:t>Matched on grade level, location, size, level of prior utilization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CA23F8" w15:done="0"/>
  <w15:commentEx w15:paraId="66AD86B8" w15:done="0"/>
  <w15:commentEx w15:paraId="62A8E4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A715E1" w16cex:dateUtc="2026-08-06T15:42:00Z"/>
  <w16cex:commentExtensible w16cex:durableId="7C43ED38" w16cex:dateUtc="2026-08-06T14:28:00Z"/>
  <w16cex:commentExtensible w16cex:durableId="76A0F13F" w16cex:dateUtc="2026-08-06T1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CA23F8" w16cid:durableId="43A715E1"/>
  <w16cid:commentId w16cid:paraId="66AD86B8" w16cid:durableId="7C43ED38"/>
  <w16cid:commentId w16cid:paraId="62A8E42B" w16cid:durableId="76A0F1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522"/>
    <w:multiLevelType w:val="hybridMultilevel"/>
    <w:tmpl w:val="F1169254"/>
    <w:lvl w:ilvl="0" w:tplc="FFFFFFFF">
      <w:start w:val="1"/>
      <w:numFmt w:val="decimal"/>
      <w:lvlText w:val="%1."/>
      <w:lvlJc w:val="left"/>
      <w:pPr>
        <w:ind w:left="45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477996"/>
    <w:multiLevelType w:val="multilevel"/>
    <w:tmpl w:val="85F4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A207C"/>
    <w:multiLevelType w:val="multilevel"/>
    <w:tmpl w:val="C8F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44DAF"/>
    <w:multiLevelType w:val="hybridMultilevel"/>
    <w:tmpl w:val="C8C4A638"/>
    <w:lvl w:ilvl="0" w:tplc="A93E36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3B2F29"/>
    <w:multiLevelType w:val="hybridMultilevel"/>
    <w:tmpl w:val="B9D22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32849512">
    <w:abstractNumId w:val="2"/>
  </w:num>
  <w:num w:numId="2" w16cid:durableId="445387644">
    <w:abstractNumId w:val="1"/>
  </w:num>
  <w:num w:numId="3" w16cid:durableId="8327920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12081878">
    <w:abstractNumId w:val="0"/>
  </w:num>
  <w:num w:numId="5" w16cid:durableId="22001781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ne, Rachel">
    <w15:presenceInfo w15:providerId="AD" w15:userId="S::rlane7@uic.edu::84b20c78-93e3-4ebf-8c44-62bbfd19f2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F2"/>
    <w:rsid w:val="000048E6"/>
    <w:rsid w:val="00010D34"/>
    <w:rsid w:val="00037C5B"/>
    <w:rsid w:val="000473B6"/>
    <w:rsid w:val="00051224"/>
    <w:rsid w:val="000B0174"/>
    <w:rsid w:val="000B4770"/>
    <w:rsid w:val="000E0F5C"/>
    <w:rsid w:val="000E71A2"/>
    <w:rsid w:val="000F6C29"/>
    <w:rsid w:val="00126881"/>
    <w:rsid w:val="00134577"/>
    <w:rsid w:val="00142EAF"/>
    <w:rsid w:val="00147143"/>
    <w:rsid w:val="001621EB"/>
    <w:rsid w:val="00163185"/>
    <w:rsid w:val="00192355"/>
    <w:rsid w:val="001B6096"/>
    <w:rsid w:val="001B7ECA"/>
    <w:rsid w:val="001C3857"/>
    <w:rsid w:val="00200466"/>
    <w:rsid w:val="00217B49"/>
    <w:rsid w:val="00242BE0"/>
    <w:rsid w:val="00274151"/>
    <w:rsid w:val="0028414F"/>
    <w:rsid w:val="00284D38"/>
    <w:rsid w:val="00291E60"/>
    <w:rsid w:val="002F382E"/>
    <w:rsid w:val="003211B8"/>
    <w:rsid w:val="00372446"/>
    <w:rsid w:val="003908C3"/>
    <w:rsid w:val="003B1029"/>
    <w:rsid w:val="003C33B4"/>
    <w:rsid w:val="003D01EB"/>
    <w:rsid w:val="003D095C"/>
    <w:rsid w:val="003D6D61"/>
    <w:rsid w:val="003E3BF3"/>
    <w:rsid w:val="003F1064"/>
    <w:rsid w:val="0041690C"/>
    <w:rsid w:val="004204D4"/>
    <w:rsid w:val="00432479"/>
    <w:rsid w:val="00435524"/>
    <w:rsid w:val="00437F2C"/>
    <w:rsid w:val="0045019C"/>
    <w:rsid w:val="004C45BA"/>
    <w:rsid w:val="004D2EB9"/>
    <w:rsid w:val="0050529B"/>
    <w:rsid w:val="005274BD"/>
    <w:rsid w:val="00547417"/>
    <w:rsid w:val="00561B9E"/>
    <w:rsid w:val="00571981"/>
    <w:rsid w:val="0059264A"/>
    <w:rsid w:val="005975D6"/>
    <w:rsid w:val="005A1564"/>
    <w:rsid w:val="005A7F75"/>
    <w:rsid w:val="005C1051"/>
    <w:rsid w:val="005C3841"/>
    <w:rsid w:val="005C6A27"/>
    <w:rsid w:val="005D2295"/>
    <w:rsid w:val="005F6889"/>
    <w:rsid w:val="00624DA8"/>
    <w:rsid w:val="00625CEE"/>
    <w:rsid w:val="00625D33"/>
    <w:rsid w:val="0062786C"/>
    <w:rsid w:val="00642D58"/>
    <w:rsid w:val="0064746C"/>
    <w:rsid w:val="006615F2"/>
    <w:rsid w:val="00680374"/>
    <w:rsid w:val="00681105"/>
    <w:rsid w:val="006825DC"/>
    <w:rsid w:val="006A1876"/>
    <w:rsid w:val="006E4249"/>
    <w:rsid w:val="006E660B"/>
    <w:rsid w:val="0070379A"/>
    <w:rsid w:val="00732017"/>
    <w:rsid w:val="00765E70"/>
    <w:rsid w:val="007804A7"/>
    <w:rsid w:val="007A1FC9"/>
    <w:rsid w:val="007C4B6C"/>
    <w:rsid w:val="00823005"/>
    <w:rsid w:val="00845FAE"/>
    <w:rsid w:val="008A33AC"/>
    <w:rsid w:val="008B12CC"/>
    <w:rsid w:val="008C456D"/>
    <w:rsid w:val="008D3DE7"/>
    <w:rsid w:val="008E6865"/>
    <w:rsid w:val="008F059F"/>
    <w:rsid w:val="008F5B89"/>
    <w:rsid w:val="009146BA"/>
    <w:rsid w:val="00920990"/>
    <w:rsid w:val="00960C94"/>
    <w:rsid w:val="00963836"/>
    <w:rsid w:val="0098616B"/>
    <w:rsid w:val="00997D31"/>
    <w:rsid w:val="009C68EB"/>
    <w:rsid w:val="009E605E"/>
    <w:rsid w:val="009F3FD7"/>
    <w:rsid w:val="009F58D3"/>
    <w:rsid w:val="00A03911"/>
    <w:rsid w:val="00A1022B"/>
    <w:rsid w:val="00A233CB"/>
    <w:rsid w:val="00A246D0"/>
    <w:rsid w:val="00A305D5"/>
    <w:rsid w:val="00A50908"/>
    <w:rsid w:val="00A5466E"/>
    <w:rsid w:val="00A65AE7"/>
    <w:rsid w:val="00A803FF"/>
    <w:rsid w:val="00AC7B4C"/>
    <w:rsid w:val="00AF394F"/>
    <w:rsid w:val="00B24F30"/>
    <w:rsid w:val="00B2620F"/>
    <w:rsid w:val="00B3136C"/>
    <w:rsid w:val="00B63AB1"/>
    <w:rsid w:val="00B71BC3"/>
    <w:rsid w:val="00B74E1B"/>
    <w:rsid w:val="00B94FEB"/>
    <w:rsid w:val="00BC1437"/>
    <w:rsid w:val="00BC4624"/>
    <w:rsid w:val="00BD4A4F"/>
    <w:rsid w:val="00BD4DED"/>
    <w:rsid w:val="00BD5F31"/>
    <w:rsid w:val="00BF55C2"/>
    <w:rsid w:val="00C1676F"/>
    <w:rsid w:val="00C42436"/>
    <w:rsid w:val="00C537DD"/>
    <w:rsid w:val="00C57D2B"/>
    <w:rsid w:val="00C95E37"/>
    <w:rsid w:val="00CB6F0E"/>
    <w:rsid w:val="00D9051D"/>
    <w:rsid w:val="00DA56FB"/>
    <w:rsid w:val="00DB409E"/>
    <w:rsid w:val="00DC0DA9"/>
    <w:rsid w:val="00DC1E9C"/>
    <w:rsid w:val="00DC2F9C"/>
    <w:rsid w:val="00DD2B26"/>
    <w:rsid w:val="00E50B90"/>
    <w:rsid w:val="00E52205"/>
    <w:rsid w:val="00E72D91"/>
    <w:rsid w:val="00E82870"/>
    <w:rsid w:val="00E93019"/>
    <w:rsid w:val="00EA0951"/>
    <w:rsid w:val="00EA79B6"/>
    <w:rsid w:val="00EB0B47"/>
    <w:rsid w:val="00EC4D10"/>
    <w:rsid w:val="00EC56F2"/>
    <w:rsid w:val="00F05544"/>
    <w:rsid w:val="00F06E01"/>
    <w:rsid w:val="00F31697"/>
    <w:rsid w:val="00F61F64"/>
    <w:rsid w:val="00FA331D"/>
    <w:rsid w:val="00FB2345"/>
    <w:rsid w:val="00FB302E"/>
    <w:rsid w:val="00FD1B6B"/>
    <w:rsid w:val="00FD4B52"/>
    <w:rsid w:val="00FE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E9A5"/>
  <w15:chartTrackingRefBased/>
  <w15:docId w15:val="{78FC81F9-5727-46C3-A489-DFF881C5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6F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C38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38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38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3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385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37F2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65A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E7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3211B8"/>
    <w:pPr>
      <w:spacing w:line="259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1877</TotalTime>
  <Pages>1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Wlochowicz, Andrea</dc:creator>
  <cp:keywords/>
  <dc:description/>
  <cp:lastModifiedBy>Lane, Rachel</cp:lastModifiedBy>
  <cp:revision>5</cp:revision>
  <dcterms:created xsi:type="dcterms:W3CDTF">2026-08-06T13:48:00Z</dcterms:created>
  <dcterms:modified xsi:type="dcterms:W3CDTF">2026-08-07T21:08:00Z</dcterms:modified>
</cp:coreProperties>
</file>